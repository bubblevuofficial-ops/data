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02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between w:color="000000" w:space="1" w:sz="4" w:val="single"/>
        </w:pBdr>
        <w:shd w:fill="e36c0a" w:val="clear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hd w:fill="632423" w:val="clear"/>
        <w:jc w:val="center"/>
        <w:rPr>
          <w:rFonts w:ascii="Baumans" w:cs="Baumans" w:eastAsia="Baumans" w:hAnsi="Baumans"/>
          <w:b w:val="0"/>
          <w:i w:val="0"/>
          <w:color w:val="ff0000"/>
          <w:sz w:val="48"/>
          <w:szCs w:val="48"/>
          <w:vertAlign w:val="baseline"/>
        </w:rPr>
      </w:pPr>
      <w:sdt>
        <w:sdtPr>
          <w:tag w:val="goog_rdk_1"/>
        </w:sdtPr>
        <w:sdtContent>
          <w:ins w:author="asma rafaee" w:id="0" w:date="2023-08-18T06:56:29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baseline"/>
                <w:rtl w:val="0"/>
              </w:rPr>
              <w:t xml:space="preserve"> </w:t>
            </w:r>
          </w:ins>
        </w:sdtContent>
      </w:sdt>
      <w:r w:rsidDel="00000000" w:rsidR="00000000" w:rsidRPr="00000000">
        <w:rPr>
          <w:rFonts w:ascii="Baumans" w:cs="Baumans" w:eastAsia="Baumans" w:hAnsi="Baumans"/>
          <w:b w:val="1"/>
          <w:i w:val="1"/>
          <w:color w:val="ff0000"/>
          <w:sz w:val="48"/>
          <w:szCs w:val="48"/>
          <w:vertAlign w:val="baseline"/>
          <w:rtl w:val="0"/>
        </w:rPr>
        <w:t xml:space="preserve">SOLVED BY SONIA ASHAR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center"/>
        <w:rPr>
          <w:rFonts w:ascii="Times New Roman" w:cs="Times New Roman" w:eastAsia="Times New Roman" w:hAnsi="Times New Roman"/>
          <w:color w:val="ffffff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color="000000" w:space="1" w:sz="4" w:val="single"/>
        </w:pBd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When the powers of the president were increased under the Constitution of 1973?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In, 1973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In, 1977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► In, 1985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In, 1988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What was the status of the Constitution of 1973 from1977-1985?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Operational after changes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Operational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Operational with amendments</w:t>
      </w:r>
    </w:p>
    <w:p w:rsidR="00000000" w:rsidDel="00000000" w:rsidP="00000000" w:rsidRDefault="00000000" w:rsidRPr="00000000" w14:paraId="0000001F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uspended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►</w:t>
      </w:r>
    </w:p>
    <w:p w:rsidR="00000000" w:rsidDel="00000000" w:rsidP="00000000" w:rsidRDefault="00000000" w:rsidRPr="00000000" w14:paraId="00000021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3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When did the Second Basic Principles Committee present its final report?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September, 1952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In December, 1952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August, 1952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April, 1952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4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Which one of the following clarifies the scope of power, relationship among various institutions within the government and society?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Constituent Assembly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Constitution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National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Senate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5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How many seats were captured by Pakistan Peoples Party in the general elections of http://www.vustudents.net1970?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► 81 seats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160 seats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162 seats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138 seats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6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How many seats were captured by Awami League in the general elections of 1970?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81 seats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       ► 160 seats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162 seats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138 seats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7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Which constitutional document is proved to be the ‘foundation’ of the constitutional developments in Pakistan?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The Constitution of 1956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The Constitution of 1962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The Constitution of 1973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The Objectives Resolution 1949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8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Which Act was introduced at the time of Pakistan's establishment?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Interim constitution of Pakistan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Indian Independence Act of 1947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Government of India Act, 1935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The Objectives Resolution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9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“The Constitution had 234 articles and 6 schedules in which the whole constitutional framework and principles for governance and power management have been outlined”.</w:t>
      </w:r>
    </w:p>
    <w:p w:rsidR="00000000" w:rsidDel="00000000" w:rsidP="00000000" w:rsidRDefault="00000000" w:rsidRPr="00000000" w14:paraId="0000006B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This text belongs to which constitution?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The Constitution of 1956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The Constitution of 1962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The Constitution of 1973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The Objectives Resolution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10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When did Ayub Khan abrogate the Constitution of 1956?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June, 1958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August, 1958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23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March, 1958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►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 October, 1958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11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What is the minimum age of the president of Pakistan according to the Constitution of 1956?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► 45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40 years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50 years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35 years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12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When did Industrial Development Bank establish in Pakistan?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after="200" w:line="276" w:lineRule="auto"/>
        <w:ind w:left="72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after="200" w:line="276" w:lineRule="auto"/>
        <w:ind w:left="72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1970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1950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1949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1961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13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When did Chaudhry Rehmat Ali establish Pakistan National Movement?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jc w:val="both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       ► In, 1933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In, 1940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In, 1948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In, 1951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14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When did Iqbal present his famous Allahabad Address?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December 30, 1930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November 30, 1930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October 30, 1930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September 30, 1930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15    ( Marks: 1 )    - Please choose one</w:t>
      </w: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B2">
      <w:pPr>
        <w:widowControl w:val="1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bookmarkStart w:colFirst="0" w:colLast="0" w:name="bookmark=id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In which of his writings Iqbal talked about the http://www.vustudents.net Indian unity and the differences among the Muslims and the Hindus?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Baange-e-Dara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Zaboor-e-Ajam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Nala-i-Yatim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Jawab-e-Shikwa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16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What was the factor which undermined the civilian governments installed during 1988 to 1996?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The military interference in politics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Most of these were coalition governments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External pressure of super powers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Pursuance of ulterior motives by leaders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17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Who became the Interim Prime Minister of Pakistan minister in 1990?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Dr, Moeen Qureshi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Meer Balkh Sher Mazari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Malik Meraj Khalid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Ghulam Mustafa Jatoi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18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When did Zia’s military government hold presidential referendum in Pakistan?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1983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1979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In 1984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ind w:left="360" w:firstLine="0"/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1985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19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1"/>
        <w:tabs>
          <w:tab w:val="left" w:leader="none" w:pos="720"/>
        </w:tabs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Which mineral resource is used in chemical industry?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ind w:left="360" w:firstLine="0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       ► Iron 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Chromites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Sulphur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Gypsum 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20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tabs>
          <w:tab w:val="left" w:leader="none" w:pos="720"/>
        </w:tabs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Which mineral resource is used for the production of steel?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       ►        Iron 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Chromites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Sulphur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Gypsum 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21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bookmarkStart w:colFirst="0" w:colLast="0" w:name="bookmark=id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What is the total length of Pakistan’s coastal area?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1"/>
        <w:ind w:left="360" w:firstLine="0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600 miles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450 miles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1600 miles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1200 miles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22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bookmarkStart w:colFirst="0" w:colLast="0" w:name="bookmark=id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In which year the province of Sind was created?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1901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1935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1"/>
        <w:ind w:left="360" w:firstLine="0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► In 1970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6540"/>
        </w:tabs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ab/>
      </w:r>
    </w:p>
    <w:p w:rsidR="00000000" w:rsidDel="00000000" w:rsidP="00000000" w:rsidRDefault="00000000" w:rsidRPr="00000000" w14:paraId="0000010F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In1954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23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Why did Quaid-i-Azam launch “Direct Action Day” on August 16, 1946?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To protest against breach of pledge by Viceroy F.M Lord Wavell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1"/>
        <w:ind w:left="360" w:firstLine="0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To oppose the Congress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To get support from the masses for party membership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To curb the upsurge of the National Muslims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24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bookmarkStart w:colFirst="0" w:colLast="0" w:name="bookmark=id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In which year the mosque in KANPUR was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demolished?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1911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1"/>
        <w:ind w:left="360" w:firstLine="0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► In 1913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1916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1908   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25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In which year Quad-e-Azam joined Muslim League?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1"/>
        <w:tabs>
          <w:tab w:val="left" w:leader="none" w:pos="2355"/>
        </w:tabs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1906</w:t>
        <w:tab/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ind w:left="360" w:firstLine="0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In 1913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1920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1908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26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What does the abbreviation OIC stand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     Organization of Intelligence Community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      Organization of Islamic Countries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      Organization of International Community</w:t>
      </w:r>
    </w:p>
    <w:p w:rsidR="00000000" w:rsidDel="00000000" w:rsidP="00000000" w:rsidRDefault="00000000" w:rsidRPr="00000000" w14:paraId="0000013B">
      <w:pPr>
        <w:widowControl w:val="1"/>
        <w:spacing w:after="200" w:line="276" w:lineRule="auto"/>
        <w:ind w:left="400" w:firstLine="0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Organization of Islamic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0"/>
          <w:szCs w:val="20"/>
          <w:vertAlign w:val="baseline"/>
          <w:rtl w:val="0"/>
        </w:rPr>
        <w:t xml:space="preserve">Conference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27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bookmarkStart w:colFirst="0" w:colLast="0" w:name="bookmark=id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When did the rule of East India Company come http://www.vustudents.net  into end in the British India?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1857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ind w:left="360" w:firstLine="0"/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► In 1858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1947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In 1948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28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In which city the Second OIC conference 1974 was held?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1"/>
        <w:spacing w:after="200" w:line="276" w:lineRule="auto"/>
        <w:ind w:left="400" w:firstLine="0"/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Cairo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1"/>
        <w:spacing w:after="200" w:line="276" w:lineRule="auto"/>
        <w:ind w:left="400" w:firstLine="0"/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Makah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1"/>
        <w:spacing w:after="200" w:line="276" w:lineRule="auto"/>
        <w:ind w:left="400" w:firstLine="0"/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Rabat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1"/>
        <w:spacing w:after="200" w:line="276" w:lineRule="auto"/>
        <w:ind w:left="400" w:firstLine="0"/>
        <w:rPr>
          <w:rFonts w:ascii="Times New Roman" w:cs="Times New Roman" w:eastAsia="Times New Roman" w:hAnsi="Times New Roman"/>
          <w:b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       ► Lahore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1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29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bookmark=id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Which state’s head was the very first to visit Pakistan?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Libya</w:t>
      </w:r>
    </w:p>
    <w:p w:rsidR="00000000" w:rsidDel="00000000" w:rsidP="00000000" w:rsidRDefault="00000000" w:rsidRPr="00000000" w14:paraId="00000154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Saudi Arabia</w:t>
      </w:r>
    </w:p>
    <w:p w:rsidR="00000000" w:rsidDel="00000000" w:rsidP="00000000" w:rsidRDefault="00000000" w:rsidRPr="00000000" w14:paraId="00000155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Afghanistan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0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vertAlign w:val="baseline"/>
          <w:rtl w:val="0"/>
        </w:rPr>
        <w:t xml:space="preserve">►        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Question No: 30    ( Marks: 1 )    - Please choose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1"/>
        <w:tabs>
          <w:tab w:val="left" w:leader="none" w:pos="780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</w:rPr>
        <w:drawing>
          <wp:inline distB="0" distT="0" distL="114300" distR="114300">
            <wp:extent cx="5610225" cy="9525"/>
            <wp:effectExtent b="0" l="0" r="0" t="0"/>
            <wp:docPr id="10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Sovereignty, state survival, territorial integrity, military security arrangements, bilateral and multilateral relations, all are the features of___________________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1"/>
        <w:tabs>
          <w:tab w:val="left" w:leader="none" w:pos="780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tabs>
          <w:tab w:val="left" w:leader="none" w:pos="780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1"/>
        <w:tabs>
          <w:tab w:val="left" w:leader="none" w:pos="780"/>
        </w:tabs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International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World Politics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1"/>
        <w:ind w:left="360" w:firstLine="0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Foreign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Arial Rounded" w:cs="Arial Rounded" w:eastAsia="Arial Rounded" w:hAnsi="Arial Rounded"/>
          <w:b w:val="1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►</w:t>
      </w:r>
      <w:r w:rsidDel="00000000" w:rsidR="00000000" w:rsidRPr="00000000">
        <w:rPr>
          <w:rFonts w:ascii="Arial Rounded" w:cs="Arial Rounded" w:eastAsia="Arial Rounded" w:hAnsi="Arial Rounded"/>
          <w:b w:val="1"/>
          <w:color w:val="000000"/>
          <w:vertAlign w:val="baseline"/>
          <w:rtl w:val="0"/>
        </w:rPr>
        <w:t xml:space="preserve">       </w:t>
      </w:r>
      <w:r w:rsidDel="00000000" w:rsidR="00000000" w:rsidRPr="00000000">
        <w:rPr>
          <w:rFonts w:ascii="Arial Rounded" w:cs="Arial Rounded" w:eastAsia="Arial Rounded" w:hAnsi="Arial Rounded"/>
          <w:b w:val="1"/>
          <w:color w:val="ff0000"/>
          <w:vertAlign w:val="baseline"/>
          <w:rtl w:val="0"/>
        </w:rPr>
        <w:t xml:space="preserve">Diplomacy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1"/>
        <w:spacing w:after="200" w:line="276" w:lineRule="auto"/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Arial Rounded"/>
  <w:font w:name="Noto Sans Symbols">
    <w:embedRegular w:fontKey="{00000000-0000-0000-0000-000000000000}" r:id="rId1" w:subsetted="0"/>
    <w:embedBold w:fontKey="{00000000-0000-0000-0000-000000000000}" r:id="rId2" w:subsetted="0"/>
  </w:font>
  <w:font w:name="Baumans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522.0pt;height:87.0pt;rotation:315;z-index:-503316481;mso-position-horizontal-relative:margin;mso-position-horizontal:center;mso-position-vertical-relative:margin;mso-position-vertical:center;" fillcolor="#e36c0a" stroked="f" type="#_x0000_t136">
          <v:fill angle="0" opacity="32768f"/>
          <v:textpath fitshape="t" string="SONIA ASHAR" style="font-family:&amp;quot;Baumans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22.0pt;height:87.0pt;rotation:315;z-index:-503316481;mso-position-horizontal-relative:margin;mso-position-horizontal:center;mso-position-vertical-relative:margin;mso-position-vertical:center;" fillcolor="#e36c0a" stroked="f" type="#_x0000_t136">
          <v:fill angle="0" opacity="32768f"/>
          <v:textpath fitshape="t" string="SONIA ASHAR" style="font-family:&amp;quot;Baumans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PAK301 Final Term Solved Papers</w:t>
    </w:r>
  </w:p>
  <w:p w:rsidR="00000000" w:rsidDel="00000000" w:rsidP="00000000" w:rsidRDefault="00000000" w:rsidRPr="00000000" w14:paraId="000001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http://vustudents.ning.com/</w:t>
      </w:r>
    </w:hyperlink>
    <w:r w:rsidDel="00000000" w:rsidR="00000000" w:rsidRPr="00000000"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522.0pt;height:87.0pt;rotation:315;z-index:-503316481;mso-position-horizontal-relative:margin;mso-position-horizontal:center;mso-position-vertical-relative:margin;mso-position-vertical:center;" fillcolor="#e36c0a" stroked="f" type="#_x0000_t136">
          <v:fill angle="0" opacity="32768f"/>
          <v:textpath fitshape="t" string="SONIA ASHAR" style="font-family:&amp;quot;Baumans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Noto Sans Symbols" w:cs="Noto Sans Symbols" w:eastAsia="Noto Sans Symbols" w:hAnsi="Noto Sans Symbols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Wingdings" w:cs="Wingdings" w:hAnsi="Wingdings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tyle">
    <w:name w:val="Style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tyle1">
    <w:name w:val="Style1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3">
    <w:name w:val="Body Text 3"/>
    <w:basedOn w:val="Normal"/>
    <w:next w:val="BodyText3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Calibri" w:hAnsi="Calibri"/>
      <w:color w:val="000000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Char0">
    <w:name w:val="Char"/>
    <w:basedOn w:val="DefaultParagraphFont"/>
    <w:next w:val="Char0"/>
    <w:autoRedefine w:val="0"/>
    <w:hidden w:val="0"/>
    <w:qFormat w:val="0"/>
    <w:rPr>
      <w:rFonts w:ascii="Wingdings" w:cs="Wingdings" w:hAnsi="Wingdings"/>
      <w:color w:val="000000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widowControl w:val="0"/>
      <w:tabs>
        <w:tab w:val="center" w:leader="none" w:pos="4680"/>
        <w:tab w:val="right" w:leader="none" w:pos="9360"/>
      </w:tabs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Wingdings" w:cs="Wingdings" w:hAnsi="Wingdings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Char1">
    <w:name w:val="Char"/>
    <w:basedOn w:val="DefaultParagraphFont"/>
    <w:next w:val="Char1"/>
    <w:autoRedefine w:val="0"/>
    <w:hidden w:val="0"/>
    <w:qFormat w:val="0"/>
    <w:rPr>
      <w:rFonts w:ascii="Wingdings" w:cs="Wingdings" w:hAnsi="Wingdings"/>
      <w:color w:val="000000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widowControl w:val="0"/>
      <w:tabs>
        <w:tab w:val="center" w:leader="none" w:pos="4680"/>
        <w:tab w:val="right" w:leader="none" w:pos="9360"/>
      </w:tabs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Wingdings" w:cs="Wingdings" w:hAnsi="Wingdings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Char">
    <w:name w:val="Char"/>
    <w:basedOn w:val="DefaultParagraphFont"/>
    <w:next w:val="Char"/>
    <w:autoRedefine w:val="0"/>
    <w:hidden w:val="0"/>
    <w:qFormat w:val="0"/>
    <w:rPr>
      <w:rFonts w:ascii="Wingdings" w:cs="Wingdings" w:hAnsi="Wingdings"/>
      <w:color w:val="000000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basedOn w:val="DefaultParagraphFont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Baumans-regular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hyperlink" Target="http://vustudents.ni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lG0tZywvDaN85YPLrnrFrNMzQ==">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2011-01-18T04:28:00Z</dcterms:created>
  <dc:creator>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